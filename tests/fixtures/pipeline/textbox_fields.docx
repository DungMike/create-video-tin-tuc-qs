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>
  <w:body>
    <w:p w:rsidR="00A1">
      <w:r>
        <w:t xml:space="preserve">Trước khung</w:t>
      </w:r>
    </w:p>
    <w:p w:rsidR="00A1">
      <w:r>
        <mc:AlternateContent>
          <mc:Choice Requires="wps">
            <w:drawing>
              <wps:txbx>
                <w:txbxContent>
                  <w:p w:rsidR="00A1">
                    <w:r>
                      <w:t xml:space="preserve">Chữ trong khung</w:t>
                    </w:r>
                  </w:p>
                </w:txbxContent>
              </wps:txbx>
            </w:drawing>
          </mc:Choice>
          <mc:Fallback>
            <w:pict>
              <w:txbxContent>
                <w:p w:rsidR="00A1">
                  <w:r>
                    <w:t xml:space="preserve">Chữ trong khung</w:t>
                  </w:r>
                </w:p>
              </w:txbxContent>
            </w:pict>
          </mc:Fallback>
        </mc:AlternateContent>
      </w:r>
    </w:p>
    <w:p w:rsidR="00A1">
      <w:r>
        <w:t xml:space="preserve">Trường: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7</w:t>
      </w:r>
      <w:r>
        <w:fldChar w:fldCharType="end"/>
      </w:r>
    </w:p>
    <w:p w:rsidR="00A1">
      <w:r>
        <w:t xml:space="preserve">Giữ lại</w:t>
      </w:r>
      <w:del w:id="1">
        <w:r>
          <w:delText>đã xoá</w:delText>
        </w:r>
      </w:del>
      <w:ins w:id="2">
        <w:r>
          <w:t> mới chèn</w:t>
        </w:r>
      </w:ins>
    </w:p>
    <w:p w:rsidR="00A1">
      <w:pPr>
        <w:tabs>
          <w:tab w:val="left" w:pos="720"/>
          <w:tab w:val="right" w:pos="9000"/>
        </w:tabs>
      </w:pPr>
      <w:r>
        <w:t xml:space="preserve">Có tab stop</w:t>
      </w:r>
    </w:p>
    <w:p w:rsidR="00A1">
      <w:r>
        <w:br w:type="page"/>
      </w:r>
      <w:r>
        <w:t xml:space="preserve">Trang 2</w:t>
      </w:r>
    </w:p>
    <w:sectPr/>
  </w:body>
</w:document>
</file>